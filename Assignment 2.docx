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18FB" w:rsidRDefault="007718FB" w:rsidP="007718FB">
      <w:pP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</w:pPr>
      <w:r>
        <w:rPr>
          <w:rFonts w:ascii="Arial" w:hAnsi="Arial" w:cs="Arial"/>
          <w:b/>
          <w:color w:val="273239"/>
          <w:spacing w:val="2"/>
          <w:sz w:val="27"/>
          <w:szCs w:val="27"/>
          <w:u w:val="single"/>
          <w:shd w:val="clear" w:color="auto" w:fill="FFFFFF"/>
        </w:rPr>
        <w:t>Assignment 2:</w:t>
      </w:r>
    </w:p>
    <w:p w:rsidR="007718FB" w:rsidRDefault="007718FB" w:rsidP="007718FB">
      <w:pP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           HTML text formatting refers to the use of specific HTML tags to modify the appearance and structure of text on a webpage. It allows you to style text in different ways, such as making it bold, italic, underlined, highlighted, or struck-through.</w:t>
      </w:r>
    </w:p>
    <w:p w:rsidR="00F55F77" w:rsidRDefault="00F55F77" w:rsidP="007718FB"/>
    <w:p w:rsidR="007718FB" w:rsidRDefault="007718FB" w:rsidP="007718FB">
      <w:r>
        <w:t>INPUT:</w:t>
      </w:r>
    </w:p>
    <w:p w:rsidR="007718FB" w:rsidRPr="007718FB" w:rsidRDefault="007718FB" w:rsidP="007718F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t xml:space="preserve">    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7718F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gramEnd"/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18FB" w:rsidRPr="007718FB" w:rsidRDefault="007718FB" w:rsidP="007718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7718F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18FB" w:rsidRPr="007718FB" w:rsidRDefault="007718FB" w:rsidP="007718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7718F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B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7718FB">
        <w:rPr>
          <w:rFonts w:ascii="Consolas" w:eastAsia="Times New Roman" w:hAnsi="Consolas" w:cs="Times New Roman"/>
          <w:color w:val="F44747"/>
          <w:sz w:val="21"/>
          <w:szCs w:val="21"/>
        </w:rPr>
        <w:t>"UTF-8"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18FB" w:rsidRPr="007718FB" w:rsidRDefault="007718FB" w:rsidP="007718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7718F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>FORMATTING TAGS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18FB" w:rsidRPr="007718FB" w:rsidRDefault="007718FB" w:rsidP="007718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7718F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18FB" w:rsidRPr="007718FB" w:rsidRDefault="007718FB" w:rsidP="007718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>FORMATTING TAGS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18FB" w:rsidRPr="007718FB" w:rsidRDefault="007718FB" w:rsidP="007718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718FB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718F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718FB">
        <w:rPr>
          <w:rFonts w:ascii="Consolas" w:eastAsia="Times New Roman" w:hAnsi="Consolas" w:cs="Times New Roman"/>
          <w:color w:val="CE9178"/>
          <w:sz w:val="21"/>
          <w:szCs w:val="21"/>
        </w:rPr>
        <w:t>"images/images.jpeg."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18FB" w:rsidRPr="007718FB" w:rsidRDefault="007718FB" w:rsidP="007718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18FB" w:rsidRPr="007718FB" w:rsidRDefault="007718FB" w:rsidP="007718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7718FB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>Avul</w:t>
      </w:r>
      <w:proofErr w:type="spellEnd"/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>Pakir</w:t>
      </w:r>
      <w:proofErr w:type="spellEnd"/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>Jainulabdeen</w:t>
      </w:r>
      <w:proofErr w:type="spellEnd"/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Abdul </w:t>
      </w:r>
      <w:proofErr w:type="spellStart"/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>Kalam</w:t>
      </w:r>
      <w:proofErr w:type="spellEnd"/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was born on 15 October 1931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B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18FB" w:rsidRPr="007718FB" w:rsidRDefault="007718FB" w:rsidP="007718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18FB" w:rsidRPr="007718FB" w:rsidRDefault="007718FB" w:rsidP="007718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18FB" w:rsidRPr="007718FB" w:rsidRDefault="007718FB" w:rsidP="007718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7718FB">
        <w:rPr>
          <w:rFonts w:ascii="Consolas" w:eastAsia="Times New Roman" w:hAnsi="Consolas" w:cs="Times New Roman"/>
          <w:color w:val="569CD6"/>
          <w:sz w:val="21"/>
          <w:szCs w:val="21"/>
        </w:rPr>
        <w:t>em</w:t>
      </w:r>
      <w:proofErr w:type="spellEnd"/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>Kalam</w:t>
      </w:r>
      <w:proofErr w:type="spellEnd"/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was the youngest of four brothers and a sister in the family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718FB">
        <w:rPr>
          <w:rFonts w:ascii="Consolas" w:eastAsia="Times New Roman" w:hAnsi="Consolas" w:cs="Times New Roman"/>
          <w:color w:val="569CD6"/>
          <w:sz w:val="21"/>
          <w:szCs w:val="21"/>
        </w:rPr>
        <w:t>em</w:t>
      </w:r>
      <w:proofErr w:type="spellEnd"/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18FB" w:rsidRPr="007718FB" w:rsidRDefault="007718FB" w:rsidP="007718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18FB" w:rsidRPr="007718FB" w:rsidRDefault="007718FB" w:rsidP="007718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18FB" w:rsidRPr="007718FB" w:rsidRDefault="007718FB" w:rsidP="007718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B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>After</w:t>
      </w:r>
      <w:proofErr w:type="gramEnd"/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graduating from the Madras Institute of Technology in 1960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B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18FB" w:rsidRPr="007718FB" w:rsidRDefault="007718FB" w:rsidP="007718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18FB" w:rsidRPr="007718FB" w:rsidRDefault="007718FB" w:rsidP="007718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18FB" w:rsidRPr="007718FB" w:rsidRDefault="007718FB" w:rsidP="007718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>During</w:t>
      </w:r>
      <w:proofErr w:type="gramEnd"/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his term as president, he was affectionately known as the "People's President"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18FB" w:rsidRPr="007718FB" w:rsidRDefault="007718FB" w:rsidP="007718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18FB" w:rsidRPr="007718FB" w:rsidRDefault="007718FB" w:rsidP="007718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18FB" w:rsidRPr="007718FB" w:rsidRDefault="007718FB" w:rsidP="007718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7718FB">
        <w:rPr>
          <w:rFonts w:ascii="Consolas" w:eastAsia="Times New Roman" w:hAnsi="Consolas" w:cs="Times New Roman"/>
          <w:color w:val="569CD6"/>
          <w:sz w:val="21"/>
          <w:szCs w:val="21"/>
        </w:rPr>
        <w:t>mark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On 27 July 2015, </w:t>
      </w:r>
      <w:proofErr w:type="spellStart"/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>Kalam</w:t>
      </w:r>
      <w:proofErr w:type="spellEnd"/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travelled to </w:t>
      </w:r>
      <w:proofErr w:type="spellStart"/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>Shillong</w:t>
      </w:r>
      <w:proofErr w:type="spellEnd"/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 deliver a lecture on "Creating a Livable Planet Earth" at IIM </w:t>
      </w:r>
      <w:proofErr w:type="spellStart"/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>Shillong</w:t>
      </w:r>
      <w:proofErr w:type="spellEnd"/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B">
        <w:rPr>
          <w:rFonts w:ascii="Consolas" w:eastAsia="Times New Roman" w:hAnsi="Consolas" w:cs="Times New Roman"/>
          <w:color w:val="569CD6"/>
          <w:sz w:val="21"/>
          <w:szCs w:val="21"/>
        </w:rPr>
        <w:t>mark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18FB" w:rsidRPr="007718FB" w:rsidRDefault="007718FB" w:rsidP="007718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18FB" w:rsidRPr="007718FB" w:rsidRDefault="007718FB" w:rsidP="007718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18FB" w:rsidRPr="007718FB" w:rsidRDefault="007718FB" w:rsidP="007718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7718FB">
        <w:rPr>
          <w:rFonts w:ascii="Consolas" w:eastAsia="Times New Roman" w:hAnsi="Consolas" w:cs="Times New Roman"/>
          <w:color w:val="569CD6"/>
          <w:sz w:val="21"/>
          <w:szCs w:val="21"/>
        </w:rPr>
        <w:t>del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Following his death, the people of India paid tributes on social 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B">
        <w:rPr>
          <w:rFonts w:ascii="Consolas" w:eastAsia="Times New Roman" w:hAnsi="Consolas" w:cs="Times New Roman"/>
          <w:color w:val="569CD6"/>
          <w:sz w:val="21"/>
          <w:szCs w:val="21"/>
        </w:rPr>
        <w:t>media</w:t>
      </w:r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718FB">
        <w:rPr>
          <w:rFonts w:ascii="Consolas" w:eastAsia="Times New Roman" w:hAnsi="Consolas" w:cs="Times New Roman"/>
          <w:color w:val="CE9178"/>
          <w:sz w:val="21"/>
          <w:szCs w:val="21"/>
        </w:rPr>
        <w:t>"sup"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>2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B">
        <w:rPr>
          <w:rFonts w:ascii="Consolas" w:eastAsia="Times New Roman" w:hAnsi="Consolas" w:cs="Times New Roman"/>
          <w:color w:val="569CD6"/>
          <w:sz w:val="21"/>
          <w:szCs w:val="21"/>
        </w:rPr>
        <w:t>sup</w:t>
      </w:r>
      <w:r w:rsidRPr="007718FB">
        <w:rPr>
          <w:rFonts w:ascii="Consolas" w:eastAsia="Times New Roman" w:hAnsi="Consolas" w:cs="Times New Roman"/>
          <w:color w:val="F44747"/>
          <w:sz w:val="21"/>
          <w:szCs w:val="21"/>
        </w:rPr>
        <w:t>&lt;/media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718FB">
        <w:rPr>
          <w:rFonts w:ascii="Consolas" w:eastAsia="Times New Roman" w:hAnsi="Consolas" w:cs="Times New Roman"/>
          <w:color w:val="569CD6"/>
          <w:sz w:val="21"/>
          <w:szCs w:val="21"/>
        </w:rPr>
        <w:t>del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18FB" w:rsidRPr="007718FB" w:rsidRDefault="007718FB" w:rsidP="007718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18FB" w:rsidRPr="007718FB" w:rsidRDefault="007718FB" w:rsidP="007718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18FB" w:rsidRPr="007718FB" w:rsidRDefault="007718FB" w:rsidP="007718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7718F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18FB" w:rsidRDefault="007718FB" w:rsidP="007718FB">
      <w:r>
        <w:lastRenderedPageBreak/>
        <w:t>OUTPUT:</w:t>
      </w:r>
    </w:p>
    <w:p w:rsidR="007718FB" w:rsidRPr="007718FB" w:rsidRDefault="007718FB" w:rsidP="007718FB">
      <w:pPr>
        <w:pStyle w:val="Heading1"/>
        <w:rPr>
          <w:color w:val="000000"/>
        </w:rPr>
      </w:pPr>
      <w:r>
        <w:t xml:space="preserve">  </w:t>
      </w:r>
      <w:r w:rsidRPr="007718FB">
        <w:rPr>
          <w:color w:val="000000"/>
        </w:rPr>
        <w:t>FORMATTING TAGS</w:t>
      </w:r>
    </w:p>
    <w:p w:rsidR="007718FB" w:rsidRPr="007718FB" w:rsidRDefault="007718FB" w:rsidP="00771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088890" cy="5470525"/>
            <wp:effectExtent l="0" t="0" r="0" b="0"/>
            <wp:docPr id="1" name="Picture 1" descr="C:\Users\user\Desktop\HTML\images\images.jpe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HTML\images\images.jpeg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890" cy="547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18FB" w:rsidRPr="007718FB" w:rsidRDefault="007718FB" w:rsidP="00771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718F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Avul</w:t>
      </w:r>
      <w:proofErr w:type="spellEnd"/>
      <w:r w:rsidRPr="007718F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 w:rsidRPr="007718F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Pakir</w:t>
      </w:r>
      <w:proofErr w:type="spellEnd"/>
      <w:r w:rsidRPr="007718F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 w:rsidRPr="007718F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Jainulabdeen</w:t>
      </w:r>
      <w:proofErr w:type="spellEnd"/>
      <w:r w:rsidRPr="007718F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Abdul </w:t>
      </w:r>
      <w:proofErr w:type="spellStart"/>
      <w:r w:rsidRPr="007718F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Kalam</w:t>
      </w:r>
      <w:proofErr w:type="spellEnd"/>
      <w:r w:rsidRPr="007718F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was born on 15 October 1931</w:t>
      </w:r>
    </w:p>
    <w:p w:rsidR="007718FB" w:rsidRPr="007718FB" w:rsidRDefault="007718FB" w:rsidP="00771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718FB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Kalam</w:t>
      </w:r>
      <w:proofErr w:type="spellEnd"/>
      <w:r w:rsidRPr="007718FB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 xml:space="preserve"> was the youngest of four brothers and a sister in the family</w:t>
      </w:r>
    </w:p>
    <w:p w:rsidR="007718FB" w:rsidRPr="007718FB" w:rsidRDefault="007718FB" w:rsidP="00771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718F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After graduating from the Madras Institute of Technology in 1960</w:t>
      </w:r>
    </w:p>
    <w:p w:rsidR="007718FB" w:rsidRPr="007718FB" w:rsidRDefault="007718FB" w:rsidP="00771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718FB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During his term as president, he was affectionately known as the "People's President"</w:t>
      </w:r>
    </w:p>
    <w:p w:rsidR="007718FB" w:rsidRPr="007718FB" w:rsidRDefault="007718FB" w:rsidP="00771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718FB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 xml:space="preserve">On 27 July 2015, </w:t>
      </w:r>
      <w:proofErr w:type="spellStart"/>
      <w:r w:rsidRPr="007718FB">
        <w:rPr>
          <w:rFonts w:ascii="Times New Roman" w:eastAsia="Times New Roman" w:hAnsi="Times New Roman" w:cs="Times New Roman"/>
          <w:color w:val="000000"/>
          <w:sz w:val="27"/>
          <w:szCs w:val="27"/>
        </w:rPr>
        <w:t>Kalam</w:t>
      </w:r>
      <w:proofErr w:type="spellEnd"/>
      <w:r w:rsidRPr="007718F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travelled to </w:t>
      </w:r>
      <w:proofErr w:type="spellStart"/>
      <w:r w:rsidRPr="007718FB">
        <w:rPr>
          <w:rFonts w:ascii="Times New Roman" w:eastAsia="Times New Roman" w:hAnsi="Times New Roman" w:cs="Times New Roman"/>
          <w:color w:val="000000"/>
          <w:sz w:val="27"/>
          <w:szCs w:val="27"/>
        </w:rPr>
        <w:t>Shillong</w:t>
      </w:r>
      <w:proofErr w:type="spellEnd"/>
      <w:r w:rsidRPr="007718F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to deliver a lecture on "Creating a Livable Planet Earth" at IIM </w:t>
      </w:r>
      <w:proofErr w:type="spellStart"/>
      <w:r w:rsidRPr="007718FB">
        <w:rPr>
          <w:rFonts w:ascii="Times New Roman" w:eastAsia="Times New Roman" w:hAnsi="Times New Roman" w:cs="Times New Roman"/>
          <w:color w:val="000000"/>
          <w:sz w:val="27"/>
          <w:szCs w:val="27"/>
        </w:rPr>
        <w:t>Shillong</w:t>
      </w:r>
      <w:proofErr w:type="spellEnd"/>
      <w:r w:rsidRPr="007718FB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  <w:r w:rsidR="00DB3B02" w:rsidRPr="00DB3B02">
        <w:rPr>
          <w:noProof/>
        </w:rPr>
        <w:t xml:space="preserve"> </w:t>
      </w:r>
      <w:r w:rsidR="00DB3B02">
        <w:rPr>
          <w:noProof/>
        </w:rPr>
        <w:drawing>
          <wp:inline distT="0" distB="0" distL="0" distR="0" wp14:anchorId="1F6BD460" wp14:editId="6F793CCD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718FB" w:rsidRPr="007718FB" w:rsidRDefault="007718FB" w:rsidP="00771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718FB">
        <w:rPr>
          <w:rFonts w:ascii="Times New Roman" w:eastAsia="Times New Roman" w:hAnsi="Times New Roman" w:cs="Times New Roman"/>
          <w:color w:val="000000"/>
          <w:sz w:val="27"/>
          <w:szCs w:val="27"/>
        </w:rPr>
        <w:t>Following his death, the people of India paid tributes on social</w:t>
      </w:r>
      <w:del w:id="1" w:author="Unknown">
        <w:r w:rsidRPr="007718FB">
          <w:rPr>
            <w:rFonts w:ascii="Times New Roman" w:eastAsia="Times New Roman" w:hAnsi="Times New Roman" w:cs="Times New Roman"/>
            <w:color w:val="000000"/>
            <w:sz w:val="27"/>
            <w:szCs w:val="27"/>
          </w:rPr>
          <w:delText> 2</w:delText>
        </w:r>
      </w:del>
    </w:p>
    <w:p w:rsidR="007718FB" w:rsidRPr="007718FB" w:rsidRDefault="007718FB" w:rsidP="007718FB"/>
    <w:sectPr w:rsidR="007718FB" w:rsidRPr="007718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34DE"/>
    <w:rsid w:val="006834DE"/>
    <w:rsid w:val="007718FB"/>
    <w:rsid w:val="00DB3B02"/>
    <w:rsid w:val="00F55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18FB"/>
  </w:style>
  <w:style w:type="paragraph" w:styleId="Heading1">
    <w:name w:val="heading 1"/>
    <w:basedOn w:val="Normal"/>
    <w:link w:val="Heading1Char"/>
    <w:uiPriority w:val="9"/>
    <w:qFormat/>
    <w:rsid w:val="007718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8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7718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718FB"/>
    <w:rPr>
      <w:b/>
      <w:bCs/>
    </w:rPr>
  </w:style>
  <w:style w:type="character" w:styleId="Emphasis">
    <w:name w:val="Emphasis"/>
    <w:basedOn w:val="DefaultParagraphFont"/>
    <w:uiPriority w:val="20"/>
    <w:qFormat/>
    <w:rsid w:val="007718FB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18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18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18FB"/>
  </w:style>
  <w:style w:type="paragraph" w:styleId="Heading1">
    <w:name w:val="heading 1"/>
    <w:basedOn w:val="Normal"/>
    <w:link w:val="Heading1Char"/>
    <w:uiPriority w:val="9"/>
    <w:qFormat/>
    <w:rsid w:val="007718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8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7718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718FB"/>
    <w:rPr>
      <w:b/>
      <w:bCs/>
    </w:rPr>
  </w:style>
  <w:style w:type="character" w:styleId="Emphasis">
    <w:name w:val="Emphasis"/>
    <w:basedOn w:val="DefaultParagraphFont"/>
    <w:uiPriority w:val="20"/>
    <w:qFormat/>
    <w:rsid w:val="007718FB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18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18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3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4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2026-01-29T03:52:00Z</dcterms:created>
  <dcterms:modified xsi:type="dcterms:W3CDTF">2026-01-29T03:54:00Z</dcterms:modified>
</cp:coreProperties>
</file>